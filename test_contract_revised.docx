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5CAD" w:rsidRDefault="00292B69">
      <w:pPr>
        <w:pStyle w:val="af2"/>
      </w:pPr>
      <w:r>
        <w:t>Service Agreement</w:t>
      </w:r>
    </w:p>
    <w:p w:rsidR="005B5CAD" w:rsidRDefault="00292B69">
      <w:r>
        <w:t>This Agreement is made on 2024-01-01 between Party A and Party B.</w:t>
      </w:r>
    </w:p>
    <w:p w:rsidR="005B5CAD" w:rsidRDefault="00292B69">
      <w:pPr>
        <w:pStyle w:val="1"/>
      </w:pPr>
      <w:r>
        <w:t>1. Term</w:t>
      </w:r>
    </w:p>
    <w:p w:rsidR="005B5CAD" w:rsidRDefault="00292B69">
      <w:r>
        <w:t>This agreement shall commence on the Effective Date and shall continue for a period of one (1) year unless terminated earlier in accordance with the provisions of this Agreement.</w:t>
      </w:r>
    </w:p>
    <w:p w:rsidR="005B5CAD" w:rsidRDefault="00292B69">
      <w:pPr>
        <w:pStyle w:val="1"/>
      </w:pPr>
      <w:r>
        <w:t>2. Termination</w:t>
      </w:r>
    </w:p>
    <w:p w:rsidR="005B5CAD" w:rsidRDefault="00292B69">
      <w:r>
        <w:t>Either party may terminate this Agreement upon written notice if the other party breaches any material term of this Agreement and fails to cure such breach within thirty (30) days of receipt of such notice.</w:t>
      </w:r>
    </w:p>
    <w:p w:rsidR="005B5CAD" w:rsidRDefault="00292B69">
      <w:r>
        <w:t>In the event of termination, Party B shall return all confidential information to Party A immediately.</w:t>
      </w:r>
    </w:p>
    <w:p w:rsidR="005B5CAD" w:rsidRDefault="00292B69">
      <w:pPr>
        <w:pStyle w:val="1"/>
      </w:pPr>
      <w:r>
        <w:t>3. Confidentiality</w:t>
      </w:r>
    </w:p>
    <w:p w:rsidR="005B5CAD" w:rsidRDefault="00292B69">
      <w:r>
        <w:t>Each party agrees to keep confidential all non-public information received from the other party.</w:t>
      </w:r>
    </w:p>
    <w:p w:rsidR="005B5CAD" w:rsidRDefault="00292B69">
      <w:pPr>
        <w:pStyle w:val="1"/>
      </w:pPr>
      <w:r>
        <w:t>4. Payment</w:t>
      </w:r>
    </w:p>
    <w:tbl>
      <w:tblPr>
        <w:tblW w:w="0" w:type="auto"/>
        <w:tblLook w:val="04A0" w:firstRow="1" w:lastRow="0" w:firstColumn="1" w:lastColumn="0" w:noHBand="0" w:noVBand="1"/>
      </w:tblPr>
      <w:tblGrid>
        <w:gridCol w:w="4320"/>
        <w:gridCol w:w="4320"/>
      </w:tblGrid>
      <w:tr w:rsidR="005B5CAD">
        <w:tc>
          <w:tcPr>
            <w:tcW w:w="4320" w:type="dxa"/>
          </w:tcPr>
          <w:p w:rsidR="005B5CAD" w:rsidRDefault="00292B69">
            <w:r>
              <w:t>Item</w:t>
            </w:r>
          </w:p>
        </w:tc>
        <w:tc>
          <w:tcPr>
            <w:tcW w:w="4320" w:type="dxa"/>
          </w:tcPr>
          <w:p w:rsidR="005B5CAD" w:rsidRDefault="00292B69">
            <w:r>
              <w:t>Price</w:t>
            </w:r>
          </w:p>
        </w:tc>
      </w:tr>
      <w:tr w:rsidR="005B5CAD">
        <w:tc>
          <w:tcPr>
            <w:tcW w:w="4320" w:type="dxa"/>
          </w:tcPr>
          <w:p w:rsidR="005B5CAD" w:rsidRDefault="00292B69">
            <w:r>
              <w:t>Consulting Service</w:t>
            </w:r>
          </w:p>
        </w:tc>
        <w:tc>
          <w:tcPr>
            <w:tcW w:w="4320" w:type="dxa"/>
          </w:tcPr>
          <w:p w:rsidR="005B5CAD" w:rsidRDefault="00292B69">
            <w:r>
              <w:t>$100/hr</w:t>
            </w:r>
          </w:p>
        </w:tc>
      </w:tr>
      <w:tr w:rsidR="005B5CAD">
        <w:tc>
          <w:tcPr>
            <w:tcW w:w="4320" w:type="dxa"/>
          </w:tcPr>
          <w:p w:rsidR="005B5CAD" w:rsidRDefault="00292B69">
            <w:r>
              <w:t>Software License</w:t>
            </w:r>
          </w:p>
        </w:tc>
        <w:tc>
          <w:tcPr>
            <w:tcW w:w="4320" w:type="dxa"/>
          </w:tcPr>
          <w:p w:rsidR="005B5CAD" w:rsidRDefault="00292B69">
            <w:r>
              <w:t>$5000/year</w:t>
            </w:r>
          </w:p>
        </w:tc>
      </w:tr>
    </w:tbl>
    <w:p w:rsidR="00292B69" w:rsidRDefault="00292B69">
      <w:pPr>
        <w:rPr>
          <w:ins w:id="0" w:author="1960894347@qq.com" w:date="2026-02-11T11:21:00Z" w16du:dateUtc="2026-02-11T03:21:00Z"/>
        </w:rPr>
      </w:pPr>
    </w:p>
    <w:p w:rsidR="005B5CAD" w:rsidRDefault="00292B69">
      <w:ins w:id="1" w:author="1960894347@qq.com" w:date="2026-02-11T11:21:00Z" w16du:dateUtc="2026-02-11T03:21:00Z">
        <w:r>
          <w:rPr>
            <w:rFonts w:hint="eastAsia"/>
          </w:rPr>
          <w:t>呃呃</w:t>
        </w:r>
      </w:ins>
    </w:p>
    <w:sectPr w:rsidR="005B5CA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5CAD" w:rsidRDefault="00292B69">
      <w:pPr>
        <w:spacing w:line="240" w:lineRule="auto"/>
      </w:pPr>
      <w:r>
        <w:separator/>
      </w:r>
    </w:p>
  </w:endnote>
  <w:endnote w:type="continuationSeparator" w:id="0">
    <w:p w:rsidR="005B5CAD" w:rsidRDefault="00292B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5CAD" w:rsidRDefault="00292B69">
      <w:pPr>
        <w:spacing w:after="0"/>
      </w:pPr>
      <w:r>
        <w:separator/>
      </w:r>
    </w:p>
  </w:footnote>
  <w:footnote w:type="continuationSeparator" w:id="0">
    <w:p w:rsidR="005B5CAD" w:rsidRDefault="00292B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510070744">
    <w:abstractNumId w:val="1"/>
  </w:num>
  <w:num w:numId="2" w16cid:durableId="496002095">
    <w:abstractNumId w:val="4"/>
  </w:num>
  <w:num w:numId="3" w16cid:durableId="2078698951">
    <w:abstractNumId w:val="5"/>
  </w:num>
  <w:num w:numId="4" w16cid:durableId="1502964032">
    <w:abstractNumId w:val="2"/>
  </w:num>
  <w:num w:numId="5" w16cid:durableId="961156367">
    <w:abstractNumId w:val="0"/>
  </w:num>
  <w:num w:numId="6" w16cid:durableId="15997451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60894347@qq.com">
    <w15:presenceInfo w15:providerId="Windows Live" w15:userId="72a0467a7f86a2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B69"/>
    <w:rsid w:val="0029639D"/>
    <w:rsid w:val="00326F90"/>
    <w:rsid w:val="005B5CAD"/>
    <w:rsid w:val="00AA1D8D"/>
    <w:rsid w:val="00B47730"/>
    <w:rsid w:val="00CB0664"/>
    <w:rsid w:val="00EA1165"/>
    <w:rsid w:val="00FC693F"/>
    <w:rsid w:val="215737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7CCF54EF-A6CA-4600-A9A3-B9EDEC893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styleId="aff4">
    <w:name w:val="Revision"/>
    <w:hidden/>
    <w:uiPriority w:val="99"/>
    <w:unhideWhenUsed/>
    <w:rsid w:val="00292B69"/>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678</Characters>
  <Application>Microsoft Office Word</Application>
  <DocSecurity>0</DocSecurity>
  <Lines>5</Lines>
  <Paragraphs>1</Paragraphs>
  <ScaleCrop>false</ScaleCrop>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1960894347@qq.com</cp:lastModifiedBy>
  <cp:revision>2</cp:revision>
  <dcterms:created xsi:type="dcterms:W3CDTF">2026-02-11T03:21:00Z</dcterms:created>
  <dcterms:modified xsi:type="dcterms:W3CDTF">2026-02-11T03:21:00Z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eyJoZGlkIjoiMTI4MTVlMmJjYTZiNzgzYjU2MDU5ZTllMzcyYjI1MWIiLCJ1c2VySWQiOiIxNjIzODMyMDg1In0=</vt:lpwstr>
  </property>
  <property fmtid="{D5CDD505-2E9C-101B-9397-08002B2CF9AE}" pid="3" name="KSOProductBuildVer">
    <vt:lpwstr>2052-12.1.0.23542</vt:lpwstr>
  </property>
  <property fmtid="{D5CDD505-2E9C-101B-9397-08002B2CF9AE}" pid="4" name="ICV">
    <vt:lpwstr>28B0CDF4C1D046F3B100E7FC0EBD1212_12</vt:lpwstr>
  </property>
</Properties>
</file>